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Best-effort opening</w:t>
      </w:r>
    </w:p>
    <w:p>
      <w:r>
        <w:t xml:space="preserve">Field result: </w:t>
      </w:r>
      <w:fldSimple w:instr="COMPARE 1 = 1">
        <w:r>
          <w:t>September 17, 2026</w:t>
        </w:r>
      </w:fldSimple>
    </w:p>
    <w:p>
      <w:del w:id="1" w:author="Fixture">
        <w:r>
          <w:delText>Deleted words</w:delText>
        </w:r>
      </w:del>
      <w:ins w:id="2" w:author="Fixture">
        <w:r>
          <w:rPr>
            <w:i/>
          </w:rPr>
          <w:t>Inserted words</w:t>
        </w:r>
      </w:ins>
    </w:p>
    <w:p>
      <w:r>
        <w:t>Still readable after unsupported content.</w:t>
      </w:r>
    </w:p>
    <w:sectPr>
      <w:headerReference w:type="default" r:id="header"/>
      <w:cols w:num="2" w:space="720"/>
    </w:sectPr>
  </w:body>
</w:document>
</file>

<file path=word/header1.xml><?xml version="1.0" encoding="utf-8"?>
<w:hdr xmlns:w="http://schemas.openxmlformats.org/wordprocessingml/2006/main">
  <w:p>
    <w:r>
      <w:t>Preserved header</w: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customXml/item1.xml><?xml version="1.0" encoding="utf-8"?>
<original>Keep this untouched</original>
</file>